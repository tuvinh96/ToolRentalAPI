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sdt>
      <w:sdtPr>
        <w:tag w:val="goog_rdk_2"/>
      </w:sdtPr>
      <w:sdtContent>
        <w:p w:rsidR="00000000" w:rsidDel="00000000" w:rsidP="00000000" w:rsidRDefault="00000000" w:rsidRPr="00000000" w14:paraId="00000001">
          <w:pPr>
            <w:jc w:val="center"/>
            <w:rPr>
              <w:ins w:author="Ngân Mai Thị (Ruby)" w:id="1" w:date="2023-09-12T12:33:00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1"/>
            </w:sdtPr>
            <w:sdtContent>
              <w:ins w:author="Ngân Mai Thị (Ruby)" w:id="1" w:date="2023-09-12T12:33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0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Lab 6.1: Khởi tạo API request GET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I/ Yêu cầu: </w:t>
      </w:r>
      <w:r w:rsidDel="00000000" w:rsidR="00000000" w:rsidRPr="00000000">
        <w:rPr>
          <w:rtl w:val="0"/>
        </w:rPr>
        <w:t xml:space="preserve">Bảng bên dưới được cho là các API để lấy thông tin về các công cụ hiện có trong dữ liệu của trang web.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Khởi tạo API request GET cho các API được cho bên dưới.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URL: </w:t>
      </w:r>
      <w:hyperlink r:id="rId7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https://simple-tool-rental-api.glitch.me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b w:val="1"/>
          <w:color w:val="24292f"/>
          <w:u w:val="none"/>
          <w:shd w:fill="f9cb9c" w:val="clear"/>
        </w:rPr>
      </w:pPr>
      <w:r w:rsidDel="00000000" w:rsidR="00000000" w:rsidRPr="00000000">
        <w:rPr>
          <w:b w:val="1"/>
          <w:color w:val="24292f"/>
          <w:shd w:fill="f9cb9c" w:val="clear"/>
          <w:rtl w:val="0"/>
        </w:rPr>
        <w:t xml:space="preserve">Get all tools (3 API request)</w:t>
      </w:r>
      <w:r w:rsidDel="00000000" w:rsidR="00000000" w:rsidRPr="00000000">
        <w:rPr>
          <w:rtl w:val="0"/>
        </w:rPr>
      </w:r>
    </w:p>
    <w:sdt>
      <w:sdtPr>
        <w:tag w:val="goog_rdk_4"/>
      </w:sdtPr>
      <w:sdtContent>
        <w:p w:rsidR="00000000" w:rsidDel="00000000" w:rsidP="00000000" w:rsidRDefault="00000000" w:rsidRPr="00000000" w14:paraId="00000006">
          <w:pPr>
            <w:shd w:fill="ffffff" w:val="clear"/>
            <w:spacing w:after="0" w:line="240" w:lineRule="auto"/>
            <w:rPr>
              <w:b w:val="1"/>
              <w:rPrChange w:author="Ngân Mai Thị (Ruby)" w:id="2" w:date="2023-08-26T08:56:43Z">
                <w:rPr/>
              </w:rPrChange>
            </w:rPr>
          </w:pPr>
          <w:r w:rsidDel="00000000" w:rsidR="00000000" w:rsidRPr="00000000">
            <w:rPr>
              <w:b w:val="1"/>
              <w:color w:val="24292f"/>
              <w:rtl w:val="0"/>
            </w:rPr>
            <w:t xml:space="preserve">GET /tools</w:t>
          </w:r>
          <w:sdt>
            <w:sdtPr>
              <w:tag w:val="goog_rdk_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007">
      <w:pPr>
        <w:shd w:fill="ffffff" w:val="clear"/>
        <w:spacing w:after="0" w:line="240" w:lineRule="auto"/>
        <w:rPr/>
      </w:pPr>
      <w:r w:rsidDel="00000000" w:rsidR="00000000" w:rsidRPr="00000000">
        <w:rPr>
          <w:color w:val="24292f"/>
          <w:rtl w:val="0"/>
        </w:rPr>
        <w:t xml:space="preserve">Returns a list of tools from the inventory.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line="240" w:lineRule="auto"/>
        <w:rPr/>
      </w:pPr>
      <w:r w:rsidDel="00000000" w:rsidR="00000000" w:rsidRPr="00000000">
        <w:rPr>
          <w:b w:val="1"/>
          <w:color w:val="24292f"/>
          <w:rtl w:val="0"/>
        </w:rPr>
        <w:t xml:space="preserve">Parameters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Layout w:type="fixed"/>
        <w:tblLook w:val="0400"/>
      </w:tblPr>
      <w:tblGrid>
        <w:gridCol w:w="1183"/>
        <w:gridCol w:w="1119"/>
        <w:gridCol w:w="907"/>
        <w:gridCol w:w="6141"/>
        <w:tblGridChange w:id="0">
          <w:tblGrid>
            <w:gridCol w:w="1183"/>
            <w:gridCol w:w="1119"/>
            <w:gridCol w:w="907"/>
            <w:gridCol w:w="6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4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24292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4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24292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4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24292f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4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24292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color w:val="24292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color w:val="24292f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color w:val="24292f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color w:val="24292f"/>
                <w:rtl w:val="0"/>
              </w:rPr>
              <w:t xml:space="preserve">Optional - Specifies the category of tools you want to be returned. It can be one of: ladders, plumbing, power-tools, trailers, electric-generators, lawn-care.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color w:val="24292f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color w:val="24292f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color w:val="24292f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color w:val="24292f"/>
                <w:rtl w:val="0"/>
              </w:rPr>
              <w:t xml:space="preserve">Optional - Specifies the number of results you want. Must be number between 1 and 20. By default, only 20 tools will be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color w:val="24292f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color w:val="24292f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color w:val="24292f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color w:val="24292f"/>
                <w:rtl w:val="0"/>
              </w:rPr>
              <w:t xml:space="preserve">Optional - Specifies the availability of the tools. By default, all tools will be displayed.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color w:val="24292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240" w:before="360" w:line="240" w:lineRule="auto"/>
        <w:ind w:left="720" w:hanging="360"/>
        <w:rPr>
          <w:b w:val="1"/>
          <w:color w:val="24292f"/>
          <w:u w:val="none"/>
          <w:shd w:fill="f9cb9c" w:val="clear"/>
        </w:rPr>
      </w:pPr>
      <w:r w:rsidDel="00000000" w:rsidR="00000000" w:rsidRPr="00000000">
        <w:rPr>
          <w:b w:val="1"/>
          <w:color w:val="24292f"/>
          <w:shd w:fill="f9cb9c" w:val="clear"/>
          <w:rtl w:val="0"/>
        </w:rPr>
        <w:t xml:space="preserve">Get a single tool (2 API request)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color w:val="24292f"/>
        </w:rPr>
      </w:pPr>
      <w:r w:rsidDel="00000000" w:rsidR="00000000" w:rsidRPr="00000000">
        <w:rPr>
          <w:b w:val="1"/>
          <w:color w:val="24292f"/>
          <w:rtl w:val="0"/>
        </w:rPr>
        <w:t xml:space="preserve">GET /tools/:toolId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40" w:line="240" w:lineRule="auto"/>
        <w:rPr>
          <w:color w:val="24292f"/>
        </w:rPr>
      </w:pPr>
      <w:r w:rsidDel="00000000" w:rsidR="00000000" w:rsidRPr="00000000">
        <w:rPr>
          <w:color w:val="24292f"/>
          <w:rtl w:val="0"/>
        </w:rPr>
        <w:t xml:space="preserve">Returns a single tool from the inventory.</w:t>
      </w:r>
    </w:p>
    <w:p w:rsidR="00000000" w:rsidDel="00000000" w:rsidP="00000000" w:rsidRDefault="00000000" w:rsidRPr="00000000" w14:paraId="0000001D">
      <w:pPr>
        <w:shd w:fill="ffffff" w:val="clear"/>
        <w:spacing w:after="240" w:line="240" w:lineRule="auto"/>
        <w:rPr>
          <w:color w:val="24292f"/>
        </w:rPr>
      </w:pPr>
      <w:r w:rsidDel="00000000" w:rsidR="00000000" w:rsidRPr="00000000">
        <w:rPr>
          <w:b w:val="1"/>
          <w:color w:val="24292f"/>
          <w:rtl w:val="0"/>
        </w:rPr>
        <w:t xml:space="preserve">Parameters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Layout w:type="fixed"/>
        <w:tblLook w:val="0400"/>
      </w:tblPr>
      <w:tblGrid>
        <w:gridCol w:w="1579"/>
        <w:gridCol w:w="1254"/>
        <w:gridCol w:w="993"/>
        <w:gridCol w:w="5524"/>
        <w:tblGridChange w:id="0">
          <w:tblGrid>
            <w:gridCol w:w="1579"/>
            <w:gridCol w:w="1254"/>
            <w:gridCol w:w="993"/>
            <w:gridCol w:w="55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40" w:line="240" w:lineRule="auto"/>
              <w:jc w:val="center"/>
              <w:rPr>
                <w:b w:val="1"/>
                <w:color w:val="24292f"/>
              </w:rPr>
            </w:pPr>
            <w:r w:rsidDel="00000000" w:rsidR="00000000" w:rsidRPr="00000000">
              <w:rPr>
                <w:b w:val="1"/>
                <w:color w:val="24292f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40" w:line="240" w:lineRule="auto"/>
              <w:jc w:val="center"/>
              <w:rPr>
                <w:b w:val="1"/>
                <w:color w:val="24292f"/>
              </w:rPr>
            </w:pPr>
            <w:r w:rsidDel="00000000" w:rsidR="00000000" w:rsidRPr="00000000">
              <w:rPr>
                <w:b w:val="1"/>
                <w:color w:val="24292f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40" w:line="240" w:lineRule="auto"/>
              <w:jc w:val="center"/>
              <w:rPr>
                <w:b w:val="1"/>
                <w:color w:val="24292f"/>
              </w:rPr>
            </w:pPr>
            <w:r w:rsidDel="00000000" w:rsidR="00000000" w:rsidRPr="00000000">
              <w:rPr>
                <w:b w:val="1"/>
                <w:color w:val="24292f"/>
                <w:rtl w:val="0"/>
              </w:rPr>
              <w:t xml:space="preserve">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40" w:line="240" w:lineRule="auto"/>
              <w:jc w:val="center"/>
              <w:rPr>
                <w:b w:val="1"/>
                <w:color w:val="24292f"/>
              </w:rPr>
            </w:pPr>
            <w:r w:rsidDel="00000000" w:rsidR="00000000" w:rsidRPr="00000000">
              <w:rPr>
                <w:b w:val="1"/>
                <w:color w:val="24292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toolId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Specifies the id of the tool you wish to retrieve.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user-manual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Optional - Returns the user manual in PDF format.</w:t>
            </w:r>
          </w:p>
        </w:tc>
      </w:tr>
    </w:tbl>
    <w:p w:rsidR="00000000" w:rsidDel="00000000" w:rsidP="00000000" w:rsidRDefault="00000000" w:rsidRPr="00000000" w14:paraId="0000002A">
      <w:pPr>
        <w:shd w:fill="ffffff" w:val="clear"/>
        <w:spacing w:after="240" w:line="240" w:lineRule="auto"/>
        <w:rPr>
          <w:b w:val="1"/>
          <w:color w:val="24292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240" w:before="360" w:line="240" w:lineRule="auto"/>
        <w:ind w:left="720" w:hanging="360"/>
        <w:rPr>
          <w:b w:val="1"/>
          <w:color w:val="24292f"/>
          <w:u w:val="none"/>
          <w:shd w:fill="f9cb9c" w:val="clear"/>
        </w:rPr>
      </w:pPr>
      <w:r w:rsidDel="00000000" w:rsidR="00000000" w:rsidRPr="00000000">
        <w:rPr>
          <w:b w:val="1"/>
          <w:color w:val="24292f"/>
          <w:shd w:fill="f9cb9c" w:val="clear"/>
          <w:rtl w:val="0"/>
        </w:rPr>
        <w:t xml:space="preserve">Get all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line="240" w:lineRule="auto"/>
        <w:rPr>
          <w:color w:val="24292f"/>
        </w:rPr>
      </w:pPr>
      <w:r w:rsidDel="00000000" w:rsidR="00000000" w:rsidRPr="00000000">
        <w:rPr>
          <w:color w:val="24292f"/>
          <w:rtl w:val="0"/>
        </w:rPr>
        <w:t xml:space="preserve">Returns all orders created by the API client.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color w:val="24292f"/>
        </w:rPr>
      </w:pPr>
      <w:r w:rsidDel="00000000" w:rsidR="00000000" w:rsidRPr="00000000">
        <w:rPr>
          <w:b w:val="1"/>
          <w:color w:val="24292f"/>
          <w:rtl w:val="0"/>
        </w:rPr>
        <w:t xml:space="preserve">GET /orders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line="240" w:lineRule="auto"/>
        <w:rPr>
          <w:color w:val="24292f"/>
        </w:rPr>
      </w:pPr>
      <w:r w:rsidDel="00000000" w:rsidR="00000000" w:rsidRPr="00000000">
        <w:rPr>
          <w:b w:val="1"/>
          <w:color w:val="24292f"/>
          <w:rtl w:val="0"/>
        </w:rPr>
        <w:t xml:space="preserve">Parameters</w:t>
      </w:r>
      <w:r w:rsidDel="00000000" w:rsidR="00000000" w:rsidRPr="00000000">
        <w:rPr>
          <w:rtl w:val="0"/>
        </w:rPr>
      </w:r>
    </w:p>
    <w:tbl>
      <w:tblPr>
        <w:tblStyle w:val="Table3"/>
        <w:tblW w:w="8870.0" w:type="dxa"/>
        <w:jc w:val="left"/>
        <w:tblLayout w:type="fixed"/>
        <w:tblLook w:val="0400"/>
      </w:tblPr>
      <w:tblGrid>
        <w:gridCol w:w="1820"/>
        <w:gridCol w:w="992"/>
        <w:gridCol w:w="1124"/>
        <w:gridCol w:w="4934"/>
        <w:tblGridChange w:id="0">
          <w:tblGrid>
            <w:gridCol w:w="1820"/>
            <w:gridCol w:w="992"/>
            <w:gridCol w:w="1124"/>
            <w:gridCol w:w="4934"/>
          </w:tblGrid>
        </w:tblGridChange>
      </w:tblGrid>
      <w:sdt>
        <w:sdtPr>
          <w:tag w:val="goog_rdk_5"/>
        </w:sdtPr>
        <w:sdtContent>
          <w:tr>
            <w:trPr>
              <w:cantSplit w:val="0"/>
              <w:trHeight w:val="658.5546875" w:hRule="atLeast"/>
              <w:tblHeader w:val="1"/>
              <w:trPrChange w:author="Ngân Mai Thị (Ruby)" w:id="3" w:date="2023-08-26T09:09:29Z">
                <w:trPr>
                  <w:cantSplit w:val="0"/>
                  <w:tblHeader w:val="1"/>
                </w:trPr>
              </w:trPrChange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90.0" w:type="dxa"/>
                  <w:left w:w="195.0" w:type="dxa"/>
                  <w:bottom w:w="90.0" w:type="dxa"/>
                  <w:right w:w="195.0" w:type="dxa"/>
                </w:tcMar>
                <w:vAlign w:val="center"/>
                <w:tcPrChange w:author="Ngân Mai Thị (Ruby)" w:id="3" w:date="2023-08-26T09:09:29Z">
                  <w:tcPr>
                    <w:tc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ffffff" w:val="clear"/>
                    <w:tcMar>
                      <w:top w:w="90.0" w:type="dxa"/>
                      <w:left w:w="195.0" w:type="dxa"/>
                      <w:bottom w:w="90.0" w:type="dxa"/>
                      <w:right w:w="195.0" w:type="dxa"/>
                    </w:tcMar>
                    <w:vAlign w:val="center"/>
                  </w:tcPr>
                </w:tcPrChange>
              </w:tcPr>
              <w:p w:rsidR="00000000" w:rsidDel="00000000" w:rsidP="00000000" w:rsidRDefault="00000000" w:rsidRPr="00000000" w14:paraId="0000002F">
                <w:pPr>
                  <w:spacing w:after="240" w:line="240" w:lineRule="auto"/>
                  <w:jc w:val="center"/>
                  <w:rPr>
                    <w:b w:val="1"/>
                    <w:color w:val="24292f"/>
                  </w:rPr>
                </w:pPr>
                <w:r w:rsidDel="00000000" w:rsidR="00000000" w:rsidRPr="00000000">
                  <w:rPr>
                    <w:b w:val="1"/>
                    <w:color w:val="24292f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90.0" w:type="dxa"/>
                  <w:left w:w="195.0" w:type="dxa"/>
                  <w:bottom w:w="90.0" w:type="dxa"/>
                  <w:right w:w="195.0" w:type="dxa"/>
                </w:tcMar>
                <w:vAlign w:val="center"/>
                <w:tcPrChange w:author="Ngân Mai Thị (Ruby)" w:id="3" w:date="2023-08-26T09:09:29Z">
                  <w:tcPr>
                    <w:tc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ffffff" w:val="clear"/>
                    <w:tcMar>
                      <w:top w:w="90.0" w:type="dxa"/>
                      <w:left w:w="195.0" w:type="dxa"/>
                      <w:bottom w:w="90.0" w:type="dxa"/>
                      <w:right w:w="195.0" w:type="dxa"/>
                    </w:tcMar>
                    <w:vAlign w:val="center"/>
                  </w:tcPr>
                </w:tcPrChange>
              </w:tcPr>
              <w:p w:rsidR="00000000" w:rsidDel="00000000" w:rsidP="00000000" w:rsidRDefault="00000000" w:rsidRPr="00000000" w14:paraId="00000030">
                <w:pPr>
                  <w:spacing w:after="240" w:line="240" w:lineRule="auto"/>
                  <w:jc w:val="center"/>
                  <w:rPr>
                    <w:b w:val="1"/>
                    <w:color w:val="24292f"/>
                  </w:rPr>
                </w:pPr>
                <w:r w:rsidDel="00000000" w:rsidR="00000000" w:rsidRPr="00000000">
                  <w:rPr>
                    <w:b w:val="1"/>
                    <w:color w:val="24292f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90.0" w:type="dxa"/>
                  <w:left w:w="195.0" w:type="dxa"/>
                  <w:bottom w:w="90.0" w:type="dxa"/>
                  <w:right w:w="195.0" w:type="dxa"/>
                </w:tcMar>
                <w:vAlign w:val="center"/>
                <w:tcPrChange w:author="Ngân Mai Thị (Ruby)" w:id="3" w:date="2023-08-26T09:09:29Z">
                  <w:tcPr>
                    <w:tc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ffffff" w:val="clear"/>
                    <w:tcMar>
                      <w:top w:w="90.0" w:type="dxa"/>
                      <w:left w:w="195.0" w:type="dxa"/>
                      <w:bottom w:w="90.0" w:type="dxa"/>
                      <w:right w:w="195.0" w:type="dxa"/>
                    </w:tcMar>
                    <w:vAlign w:val="center"/>
                  </w:tcPr>
                </w:tcPrChange>
              </w:tcPr>
              <w:p w:rsidR="00000000" w:rsidDel="00000000" w:rsidP="00000000" w:rsidRDefault="00000000" w:rsidRPr="00000000" w14:paraId="00000031">
                <w:pPr>
                  <w:spacing w:after="240" w:line="240" w:lineRule="auto"/>
                  <w:jc w:val="center"/>
                  <w:rPr>
                    <w:b w:val="1"/>
                    <w:color w:val="24292f"/>
                  </w:rPr>
                </w:pPr>
                <w:r w:rsidDel="00000000" w:rsidR="00000000" w:rsidRPr="00000000">
                  <w:rPr>
                    <w:b w:val="1"/>
                    <w:color w:val="24292f"/>
                    <w:rtl w:val="0"/>
                  </w:rPr>
                  <w:t xml:space="preserve">In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90.0" w:type="dxa"/>
                  <w:left w:w="195.0" w:type="dxa"/>
                  <w:bottom w:w="90.0" w:type="dxa"/>
                  <w:right w:w="195.0" w:type="dxa"/>
                </w:tcMar>
                <w:vAlign w:val="center"/>
                <w:tcPrChange w:author="Ngân Mai Thị (Ruby)" w:id="3" w:date="2023-08-26T09:09:29Z">
                  <w:tcPr>
                    <w:tc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ffffff" w:val="clear"/>
                    <w:tcMar>
                      <w:top w:w="90.0" w:type="dxa"/>
                      <w:left w:w="195.0" w:type="dxa"/>
                      <w:bottom w:w="90.0" w:type="dxa"/>
                      <w:right w:w="195.0" w:type="dxa"/>
                    </w:tcMar>
                    <w:vAlign w:val="center"/>
                  </w:tcPr>
                </w:tcPrChange>
              </w:tcPr>
              <w:p w:rsidR="00000000" w:rsidDel="00000000" w:rsidP="00000000" w:rsidRDefault="00000000" w:rsidRPr="00000000" w14:paraId="00000032">
                <w:pPr>
                  <w:spacing w:after="240" w:line="240" w:lineRule="auto"/>
                  <w:jc w:val="center"/>
                  <w:rPr>
                    <w:b w:val="1"/>
                    <w:color w:val="24292f"/>
                  </w:rPr>
                </w:pPr>
                <w:r w:rsidDel="00000000" w:rsidR="00000000" w:rsidRPr="00000000">
                  <w:rPr>
                    <w:b w:val="1"/>
                    <w:color w:val="24292f"/>
                    <w:rtl w:val="0"/>
                  </w:rPr>
                  <w:t xml:space="preserve">Description</w:t>
                </w:r>
              </w:p>
            </w:tc>
          </w:tr>
        </w:sdtContent>
      </w:sdt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Specifies the bearer token of the API client.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after="240" w:line="240" w:lineRule="auto"/>
        <w:rPr>
          <w:b w:val="1"/>
          <w:color w:val="24292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240" w:line="240" w:lineRule="auto"/>
        <w:ind w:left="720" w:hanging="360"/>
        <w:rPr>
          <w:b w:val="1"/>
          <w:color w:val="24292f"/>
          <w:u w:val="none"/>
          <w:shd w:fill="f9cb9c" w:val="clear"/>
        </w:rPr>
      </w:pPr>
      <w:r w:rsidDel="00000000" w:rsidR="00000000" w:rsidRPr="00000000">
        <w:rPr>
          <w:b w:val="1"/>
          <w:color w:val="24292f"/>
          <w:shd w:fill="f9cb9c" w:val="clear"/>
          <w:rtl w:val="0"/>
        </w:rPr>
        <w:t xml:space="preserve">Get a single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line="240" w:lineRule="auto"/>
        <w:rPr>
          <w:color w:val="24292f"/>
        </w:rPr>
      </w:pPr>
      <w:r w:rsidDel="00000000" w:rsidR="00000000" w:rsidRPr="00000000">
        <w:rPr>
          <w:color w:val="24292f"/>
          <w:rtl w:val="0"/>
        </w:rPr>
        <w:t xml:space="preserve">Returns a single order.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color w:val="24292f"/>
        </w:rPr>
      </w:pPr>
      <w:r w:rsidDel="00000000" w:rsidR="00000000" w:rsidRPr="00000000">
        <w:rPr>
          <w:b w:val="1"/>
          <w:color w:val="24292f"/>
          <w:rtl w:val="0"/>
        </w:rPr>
        <w:t xml:space="preserve">GET /orders/:orderId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line="240" w:lineRule="auto"/>
        <w:rPr>
          <w:color w:val="24292f"/>
        </w:rPr>
      </w:pPr>
      <w:r w:rsidDel="00000000" w:rsidR="00000000" w:rsidRPr="00000000">
        <w:rPr>
          <w:b w:val="1"/>
          <w:color w:val="24292f"/>
          <w:rtl w:val="0"/>
        </w:rPr>
        <w:t xml:space="preserve">Parameters</w:t>
      </w:r>
      <w:r w:rsidDel="00000000" w:rsidR="00000000" w:rsidRPr="00000000">
        <w:rPr>
          <w:rtl w:val="0"/>
        </w:rPr>
      </w:r>
    </w:p>
    <w:tbl>
      <w:tblPr>
        <w:tblStyle w:val="Table4"/>
        <w:tblW w:w="9132.0" w:type="dxa"/>
        <w:jc w:val="left"/>
        <w:tblLayout w:type="fixed"/>
        <w:tblLook w:val="0400"/>
      </w:tblPr>
      <w:tblGrid>
        <w:gridCol w:w="1820"/>
        <w:gridCol w:w="1254"/>
        <w:gridCol w:w="1124"/>
        <w:gridCol w:w="4934"/>
        <w:tblGridChange w:id="0">
          <w:tblGrid>
            <w:gridCol w:w="1820"/>
            <w:gridCol w:w="1254"/>
            <w:gridCol w:w="1124"/>
            <w:gridCol w:w="49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40" w:line="240" w:lineRule="auto"/>
              <w:jc w:val="center"/>
              <w:rPr>
                <w:b w:val="1"/>
                <w:color w:val="24292f"/>
              </w:rPr>
            </w:pPr>
            <w:r w:rsidDel="00000000" w:rsidR="00000000" w:rsidRPr="00000000">
              <w:rPr>
                <w:b w:val="1"/>
                <w:color w:val="24292f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40" w:line="240" w:lineRule="auto"/>
              <w:jc w:val="center"/>
              <w:rPr>
                <w:b w:val="1"/>
                <w:color w:val="24292f"/>
              </w:rPr>
            </w:pPr>
            <w:r w:rsidDel="00000000" w:rsidR="00000000" w:rsidRPr="00000000">
              <w:rPr>
                <w:b w:val="1"/>
                <w:color w:val="24292f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40" w:line="240" w:lineRule="auto"/>
              <w:jc w:val="center"/>
              <w:rPr>
                <w:b w:val="1"/>
                <w:color w:val="24292f"/>
              </w:rPr>
            </w:pPr>
            <w:r w:rsidDel="00000000" w:rsidR="00000000" w:rsidRPr="00000000">
              <w:rPr>
                <w:b w:val="1"/>
                <w:color w:val="24292f"/>
                <w:rtl w:val="0"/>
              </w:rPr>
              <w:t xml:space="preserve">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40" w:line="240" w:lineRule="auto"/>
              <w:jc w:val="center"/>
              <w:rPr>
                <w:b w:val="1"/>
                <w:color w:val="24292f"/>
              </w:rPr>
            </w:pPr>
            <w:r w:rsidDel="00000000" w:rsidR="00000000" w:rsidRPr="00000000">
              <w:rPr>
                <w:b w:val="1"/>
                <w:color w:val="24292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Specifies the bearer token of the API client.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invoice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boolean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query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Optional - Shows the PDF invoice</w:t>
            </w:r>
          </w:p>
        </w:tc>
      </w:tr>
    </w:tbl>
    <w:p w:rsidR="00000000" w:rsidDel="00000000" w:rsidP="00000000" w:rsidRDefault="00000000" w:rsidRPr="00000000" w14:paraId="00000048">
      <w:pPr>
        <w:shd w:fill="ffffff" w:val="clear"/>
        <w:spacing w:after="240" w:line="240" w:lineRule="auto"/>
        <w:rPr>
          <w:b w:val="1"/>
          <w:color w:val="24292f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II/ Hướng dẫn:</w:t>
      </w:r>
    </w:p>
    <w:p w:rsidR="00000000" w:rsidDel="00000000" w:rsidP="00000000" w:rsidRDefault="00000000" w:rsidRPr="00000000" w14:paraId="0000004A">
      <w:pPr>
        <w:shd w:fill="ffffff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Trong workspace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  <w:t xml:space="preserve">Thiết lập request HTTP của bạn là GET.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  <w:t xml:space="preserve">Trong trường URL yêu cầu, nhập vào link và các param muốn lấy thông tin tương ứng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  <w:t xml:space="preserve">Kích nút </w:t>
      </w:r>
      <w:r w:rsidDel="00000000" w:rsidR="00000000" w:rsidRPr="00000000">
        <w:rPr>
          <w:b w:val="1"/>
          <w:rtl w:val="0"/>
        </w:rPr>
        <w:t xml:space="preserve">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  <w:t xml:space="preserve">Bạn sẽ nhìn thấy message </w:t>
      </w:r>
      <w:r w:rsidDel="00000000" w:rsidR="00000000" w:rsidRPr="00000000">
        <w:rPr>
          <w:b w:val="1"/>
          <w:i w:val="1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  <w:t xml:space="preserve">Sẽ hiển thị kết quả status trong phần Body của bạn</w:t>
      </w:r>
    </w:p>
    <w:p w:rsidR="00000000" w:rsidDel="00000000" w:rsidP="00000000" w:rsidRDefault="00000000" w:rsidRPr="00000000" w14:paraId="00000050">
      <w:pPr>
        <w:shd w:fill="ffffff" w:val="clear"/>
        <w:spacing w:after="240" w:line="24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0" distT="0" distL="0" distR="0">
            <wp:extent cx="5943600" cy="299529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line="24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*Chú ý:</w:t>
      </w:r>
      <w:r w:rsidDel="00000000" w:rsidR="00000000" w:rsidRPr="00000000">
        <w:rPr>
          <w:rtl w:val="0"/>
        </w:rPr>
        <w:t xml:space="preserve"> Có thể có nhiều trường hợp request GET không thành công. Nó có thể thể do URL của request không hợp lệ hoặc do chứng thực không thành công (authentication).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  <w:sectPrChange w:author="Ngân Mai Thị (Ruby)" w:id="0" w:date="2023-08-27T04:11:18Z">
        <w:sectPr w:rsidR="000000" w:rsidDel="000000" w:rsidRPr="000000" w:rsidSect="000000">
          <w:pgMar w:bottom="1440" w:top="1440" w:left="1440" w:right="1440" w:header="720" w:footer="720"/>
          <w:pgNumType w:start="1"/>
          <w:pgSz w:h="15840" w:w="12240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sdt>
    <w:sdtPr>
      <w:tag w:val="goog_rdk_8"/>
    </w:sdtPr>
    <w:sdtContent>
      <w:p w:rsidR="00000000" w:rsidDel="00000000" w:rsidP="00000000" w:rsidRDefault="00000000" w:rsidRPr="00000000" w14:paraId="00000054">
        <w:pPr>
          <w:rPr>
            <w:ins w:author="Ngân Mai Thị (Ruby)" w:id="4" w:date="2023-08-27T04:11:18Z"/>
          </w:rPr>
        </w:pPr>
        <w:sdt>
          <w:sdtPr>
            <w:tag w:val="goog_rdk_7"/>
          </w:sdtPr>
          <w:sdtContent>
            <w:ins w:author="Ngân Mai Thị (Ruby)" w:id="4" w:date="2023-08-27T04:11:18Z">
              <w:r w:rsidDel="00000000" w:rsidR="00000000" w:rsidRPr="00000000">
                <w:rPr>
                  <w:rtl w:val="0"/>
                </w:rPr>
              </w:r>
            </w:ins>
          </w:sdtContent>
        </w:sdt>
      </w:p>
    </w:sdtContent>
  </w:sdt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E23F6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E23F6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E23F64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E23F64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imple-tool-rental-api.glitch.m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lzr+OABnkcBngyQ5FuIDdx6Rw==">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2022-01-22T03:47:00Z</dcterms:created>
  <dc:creator>My PC</dc:creator>
</cp:coreProperties>
</file>